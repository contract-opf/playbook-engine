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MUTUAL NON-DISCLOSURE AGREEMENT</w:t>
      </w:r>
    </w:p>
    <w:p>
      <w:r>
        <w:t xml:space="preserve">This Mutual Non-Disclosure Agreement is entered into by Vantage Orbital Systems, Inc. and Halcyon Freight Limited. Each party may act as Discloser and as Recipient.</w:t>
      </w:r>
    </w:p>
    <w:p>
      <w:r>
        <w:t xml:space="preserve">1. Purpose</w:t>
      </w:r>
    </w:p>
    <w:p>
      <w:r>
        <w:t xml:space="preserve">The parties wish to evaluate a potential commercial relationship and may exchange confidential information for that sole purpose. Recipient shall not use Confidential Information for any other purpose.</w:t>
      </w:r>
    </w:p>
    <w:p>
      <w:r>
        <w:t xml:space="preserve">2. Definition of Confidential Information</w:t>
      </w:r>
    </w:p>
    <w:p>
      <w:r>
        <w:t xml:space="preserve">Confidential Information means non-public information disclosed by Discloser that is marked confidential or that a reasonable person would understand to be confidential. Oral disclosures must be confirmed in writing within thirty days.</w:t>
      </w:r>
    </w:p>
    <w:p>
      <w:r>
        <w:t xml:space="preserve">3. Exclusions from Confidential Information</w:t>
      </w:r>
    </w:p>
    <w:p>
      <w:r>
        <w:t xml:space="preserve">Confidential Information does not include information that is already known to Recipient without a duty of confidence, </w:t>
      </w:r>
      <w:del w:id="1001" w:author="R. Okonkwo" w:date="2026-03-04T10:00:00Z">
        <w:r>
          <w:delText xml:space="preserve">is independently developed by Recipient without reference to Discloser's information, </w:delText>
        </w:r>
      </w:del>
      <w:r>
        <w:t xml:space="preserve">is publicly available through no fault of Recipient, or is rightfully received from a third party.</w:t>
      </w:r>
    </w:p>
    <w:p>
      <w:r>
        <w:t xml:space="preserve">4. Standard of Care</w:t>
      </w:r>
    </w:p>
    <w:p>
      <w:r>
        <w:t xml:space="preserve">Recipient shall protect Confidential Information using the same degree of care it uses for its own confidential information, and in no event less than reasonable care.</w:t>
      </w:r>
    </w:p>
    <w:p>
      <w:r>
        <w:t xml:space="preserve">5. Permitted Disclosure to Representatives</w:t>
      </w:r>
    </w:p>
    <w:p>
      <w:r>
        <w:t xml:space="preserve">Recipient may disclose Confidential Information to its employees and professional advisors who need to know it for the Purpose and who are bound by obligations no less protective than these. Recipient remains responsible for their compliance.</w:t>
      </w:r>
    </w:p>
    <w:p>
      <w:r>
        <w:t xml:space="preserve">6. Term and Survival</w:t>
      </w:r>
    </w:p>
    <w:p>
      <w:r>
        <w:t xml:space="preserve">This Agreement runs for two years from its effective date. The </w:t>
      </w:r>
      <w:r>
        <w:t xml:space="preserve">confidentiality obligations survive for </w:t>
      </w:r>
      <w:del w:id="1002" w:author="R. Okonkwo" w:date="2026-03-04T10:00:00Z">
        <w:r>
          <w:delText xml:space="preserve">five</w:delText>
        </w:r>
      </w:del>
      <w:ins w:id="1003" w:author="R. Okonkwo" w:date="2026-03-04T10:00:00Z">
        <w:r>
          <w:t xml:space="preserve">two</w:t>
        </w:r>
      </w:ins>
      <w:r>
        <w:t xml:space="preserve"> years after expiry or termination.</w:t>
      </w:r>
    </w:p>
    <w:p>
      <w:r>
        <w:t xml:space="preserve">7. Return or Destruction</w:t>
      </w:r>
    </w:p>
    <w:p>
      <w:r>
        <w:t xml:space="preserve">On written request, Recipient shall return or destroy Confidential Information, except for one archival copy retained for compliance purposes.</w:t>
      </w:r>
    </w:p>
    <w:p>
      <w:r>
        <w:t xml:space="preserve">8. Governing Law</w:t>
      </w:r>
    </w:p>
    <w:p>
      <w:r>
        <w:t xml:space="preserve">This Agreement is governed by the laws of the State of </w:t>
      </w:r>
      <w:del w:id="1004" w:author="R. Okonkwo" w:date="2026-03-04T10:00:00Z">
        <w:r>
          <w:delText xml:space="preserve">Delaware</w:delText>
        </w:r>
      </w:del>
      <w:ins w:id="1005" w:author="R. Okonkwo" w:date="2026-03-04T10:00:00Z">
        <w:r>
          <w:t xml:space="preserve">New York</w:t>
        </w:r>
      </w:ins>
      <w:r>
        <w:t xml:space="preserve">, without regard to its conflict-of-laws rules.</w:t>
      </w:r>
    </w:p>
    <w:p>
      <w:r>
        <w:t xml:space="preserve">IN WITNESS WHEREOF, the parties have executed this Agreement as of the date last written below.</w:t>
      </w:r>
    </w:p>
    <w:p>
      <w:r>
        <w:t xml:space="preserve">Vantage Orbital Systems, Inc.</w:t>
      </w:r>
    </w:p>
    <w:p>
      <w:r>
        <w:t xml:space="preserve">By: /s/ A. Whitfield</w:t>
      </w:r>
    </w:p>
    <w:p>
      <w:r>
        <w:t xml:space="preserve">Halcyon Freight Limited</w:t>
      </w:r>
    </w:p>
    <w:p>
      <w:r>
        <w:t xml:space="preserve">By: /s/ R. Okonkwo</w:t>
      </w:r>
    </w:p>
  </w:body>
</w:document>
</file>

<file path=word/_rels/document.xml.rels><?xml version="1.0" encoding="UTF-8" standalone="yes"?>
<Relationships xmlns="http://schemas.openxmlformats.org/package/2006/relationships"/>

</file>